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77777777" w:rsidR="00DE23F0" w:rsidRPr="00846A88" w:rsidRDefault="006B6CCE" w:rsidP="00DE23F0">
      <w:pPr>
        <w:jc w:val="center"/>
      </w:pPr>
      <w:r w:rsidRPr="00846A88">
        <w:t>Oliver Moravčík</w:t>
      </w:r>
      <w:r w:rsidR="00215E86">
        <w:t xml:space="preserve"> – vedúci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lastRenderedPageBreak/>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t xml:space="preserve">Ich vlastnosti sme prezentovali pred spolužiakmi: </w:t>
      </w:r>
      <w:r w:rsidRPr="00846A88">
        <w:br/>
      </w:r>
      <w:r w:rsidRPr="00846A88">
        <w:rPr>
          <w:noProof/>
          <w:lang w:val="en-US"/>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val="en-US"/>
        </w:rPr>
        <w:lastRenderedPageBreak/>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val="en-US"/>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val="en-US"/>
        </w:rPr>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val="en-US"/>
        </w:rPr>
        <w:lastRenderedPageBreak/>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val="en-US"/>
        </w:rPr>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https://www.orgforms.gov.on.ca/IBR/start.do?lang=en&amp;_ga=1.131933131.592505028.1442997</w:t>
        </w:r>
        <w:r w:rsidR="00C22147" w:rsidRPr="00846A88">
          <w:rPr>
            <w:rStyle w:val="Hypertextovprepojenie"/>
          </w:rPr>
          <w:lastRenderedPageBreak/>
          <w:t>051</w:t>
        </w:r>
      </w:hyperlink>
      <w:r w:rsidR="00C22147" w:rsidRPr="00846A88">
        <w:br/>
      </w:r>
      <w:r w:rsidR="00C22147" w:rsidRPr="00846A88">
        <w:rPr>
          <w:noProof/>
          <w:lang w:val="en-US"/>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lastRenderedPageBreak/>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val="en-US"/>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lastRenderedPageBreak/>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val="en-US"/>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lastRenderedPageBreak/>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E133E2"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w:t>
      </w:r>
      <w:r w:rsidRPr="00846A88">
        <w:rPr>
          <w:rFonts w:asciiTheme="minorHAnsi" w:hAnsiTheme="minorHAnsi" w:cs="Arial"/>
          <w:color w:val="000000"/>
          <w:sz w:val="22"/>
          <w:szCs w:val="22"/>
          <w:lang w:val="sk-SK"/>
        </w:rPr>
        <w:lastRenderedPageBreak/>
        <w:t xml:space="preserve">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E133E2"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lastRenderedPageBreak/>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val="en-US"/>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val="en-US"/>
        </w:rPr>
        <w:lastRenderedPageBreak/>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val="en-US"/>
        </w:rPr>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lastRenderedPageBreak/>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Pr>
        <w:rPr>
          <w:ins w:id="0" w:author="Oliver Moravčík" w:date="2015-10-18T12:50:00Z"/>
        </w:rPr>
      </w:pPr>
    </w:p>
    <w:p w14:paraId="211FF2AC" w14:textId="7B482B6A" w:rsidR="00E133E2" w:rsidRDefault="00E133E2" w:rsidP="001F218A">
      <w:pPr>
        <w:rPr>
          <w:ins w:id="1" w:author="Oliver Moravčík" w:date="2015-10-18T12:50:00Z"/>
        </w:rPr>
      </w:pPr>
    </w:p>
    <w:p w14:paraId="15C584E0" w14:textId="3B367D3D" w:rsidR="00E133E2" w:rsidRDefault="00E133E2" w:rsidP="00E133E2">
      <w:pPr>
        <w:pStyle w:val="Nadpis1"/>
        <w:rPr>
          <w:ins w:id="2" w:author="Oliver Moravčík" w:date="2015-10-18T12:50:00Z"/>
        </w:rPr>
      </w:pPr>
      <w:ins w:id="3" w:author="Oliver Moravčík" w:date="2015-10-18T12:50:00Z">
        <w:r>
          <w:t>Cvičenie 4</w:t>
        </w:r>
      </w:ins>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ins w:id="4" w:author="Oliver Moravčík" w:date="2015-10-18T12:50:00Z"/>
          <w:rFonts w:eastAsiaTheme="minorHAnsi"/>
        </w:rPr>
      </w:pPr>
      <w:ins w:id="5" w:author="Oliver Moravčík" w:date="2015-10-18T12:50:00Z">
        <w:r>
          <w:rPr>
            <w:rFonts w:eastAsiaTheme="minorHAnsi"/>
          </w:rPr>
          <w:t>High fidelity návrh</w:t>
        </w:r>
      </w:ins>
    </w:p>
    <w:p w14:paraId="346F5431" w14:textId="22053C28" w:rsidR="00E133E2" w:rsidRPr="00E133E2" w:rsidRDefault="00E133E2" w:rsidP="00E133E2">
      <w:pPr>
        <w:rPr>
          <w:ins w:id="6" w:author="Oliver Moravčík" w:date="2015-10-18T12:50:00Z"/>
        </w:rPr>
      </w:pPr>
      <w:ins w:id="7" w:author="Oliver Moravčík" w:date="2015-10-18T12:50:00Z">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ins>
    </w:p>
    <w:p w14:paraId="674ACA0F" w14:textId="77777777" w:rsidR="00E133E2" w:rsidRPr="00E133E2" w:rsidRDefault="00E133E2" w:rsidP="00E133E2">
      <w:bookmarkStart w:id="8" w:name="_GoBack"/>
      <w:bookmarkEnd w:id="8"/>
    </w:p>
    <w:sectPr w:rsidR="00E133E2" w:rsidRPr="00E133E2" w:rsidSect="00C2738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D7312" w14:textId="77777777" w:rsidR="00E133E2" w:rsidRDefault="00E133E2" w:rsidP="00DE23F0">
      <w:pPr>
        <w:spacing w:after="0" w:line="240" w:lineRule="auto"/>
      </w:pPr>
      <w:r>
        <w:separator/>
      </w:r>
    </w:p>
  </w:endnote>
  <w:endnote w:type="continuationSeparator" w:id="0">
    <w:p w14:paraId="63BD7313" w14:textId="77777777" w:rsidR="00E133E2" w:rsidRDefault="00E133E2" w:rsidP="00DE23F0">
      <w:pPr>
        <w:spacing w:after="0" w:line="240" w:lineRule="auto"/>
      </w:pPr>
      <w:r>
        <w:continuationSeparator/>
      </w:r>
    </w:p>
  </w:endnote>
  <w:endnote w:type="continuationNotice" w:id="1">
    <w:p w14:paraId="410F2181" w14:textId="77777777" w:rsidR="006C4C66" w:rsidRDefault="006C4C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D8488" w14:textId="77777777" w:rsidR="006C4C66" w:rsidRDefault="006C4C66">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D7310" w14:textId="77777777" w:rsidR="00E133E2" w:rsidRDefault="00E133E2" w:rsidP="00DE23F0">
      <w:pPr>
        <w:spacing w:after="0" w:line="240" w:lineRule="auto"/>
      </w:pPr>
      <w:r>
        <w:separator/>
      </w:r>
    </w:p>
  </w:footnote>
  <w:footnote w:type="continuationSeparator" w:id="0">
    <w:p w14:paraId="63BD7311" w14:textId="77777777" w:rsidR="00E133E2" w:rsidRDefault="00E133E2" w:rsidP="00DE23F0">
      <w:pPr>
        <w:spacing w:after="0" w:line="240" w:lineRule="auto"/>
      </w:pPr>
      <w:r>
        <w:continuationSeparator/>
      </w:r>
    </w:p>
  </w:footnote>
  <w:footnote w:type="continuationNotice" w:id="1">
    <w:p w14:paraId="2CD56642" w14:textId="77777777" w:rsidR="006C4C66" w:rsidRDefault="006C4C6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C5BE6" w14:textId="77777777" w:rsidR="006C4C66" w:rsidRDefault="006C4C6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7"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6"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7"/>
  </w:num>
  <w:num w:numId="3">
    <w:abstractNumId w:val="10"/>
  </w:num>
  <w:num w:numId="4">
    <w:abstractNumId w:val="16"/>
  </w:num>
  <w:num w:numId="5">
    <w:abstractNumId w:val="2"/>
  </w:num>
  <w:num w:numId="6">
    <w:abstractNumId w:val="5"/>
  </w:num>
  <w:num w:numId="7">
    <w:abstractNumId w:val="7"/>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4"/>
  </w:num>
  <w:num w:numId="11">
    <w:abstractNumId w:val="0"/>
  </w:num>
  <w:num w:numId="12">
    <w:abstractNumId w:val="14"/>
  </w:num>
  <w:num w:numId="13">
    <w:abstractNumId w:val="11"/>
  </w:num>
  <w:num w:numId="14">
    <w:abstractNumId w:val="8"/>
  </w:num>
  <w:num w:numId="15">
    <w:abstractNumId w:val="13"/>
  </w:num>
  <w:num w:numId="16">
    <w:abstractNumId w:val="15"/>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E44CD"/>
    <w:rsid w:val="00164780"/>
    <w:rsid w:val="001B01CB"/>
    <w:rsid w:val="001D3B33"/>
    <w:rsid w:val="001F218A"/>
    <w:rsid w:val="00215E86"/>
    <w:rsid w:val="00282F1F"/>
    <w:rsid w:val="002A6A69"/>
    <w:rsid w:val="002F2DBE"/>
    <w:rsid w:val="0033135A"/>
    <w:rsid w:val="00343FB2"/>
    <w:rsid w:val="00347605"/>
    <w:rsid w:val="003A0BC0"/>
    <w:rsid w:val="003C0FF6"/>
    <w:rsid w:val="003F1066"/>
    <w:rsid w:val="004B394E"/>
    <w:rsid w:val="004C684B"/>
    <w:rsid w:val="004E59EE"/>
    <w:rsid w:val="004F4A2A"/>
    <w:rsid w:val="00531152"/>
    <w:rsid w:val="005975E5"/>
    <w:rsid w:val="005F0013"/>
    <w:rsid w:val="0063674F"/>
    <w:rsid w:val="006B6CCE"/>
    <w:rsid w:val="006C4C66"/>
    <w:rsid w:val="00783C89"/>
    <w:rsid w:val="007958BB"/>
    <w:rsid w:val="00797923"/>
    <w:rsid w:val="008329C7"/>
    <w:rsid w:val="00846A88"/>
    <w:rsid w:val="00846FF3"/>
    <w:rsid w:val="008C6A71"/>
    <w:rsid w:val="008F41AF"/>
    <w:rsid w:val="00930B5E"/>
    <w:rsid w:val="00975E8A"/>
    <w:rsid w:val="009E33E2"/>
    <w:rsid w:val="009E7831"/>
    <w:rsid w:val="00A531B3"/>
    <w:rsid w:val="00A9133F"/>
    <w:rsid w:val="00B100C6"/>
    <w:rsid w:val="00B41607"/>
    <w:rsid w:val="00BD394C"/>
    <w:rsid w:val="00BE7896"/>
    <w:rsid w:val="00C21584"/>
    <w:rsid w:val="00C22147"/>
    <w:rsid w:val="00C2738F"/>
    <w:rsid w:val="00C44542"/>
    <w:rsid w:val="00CC2F7F"/>
    <w:rsid w:val="00CE7CF4"/>
    <w:rsid w:val="00D11C15"/>
    <w:rsid w:val="00D61E69"/>
    <w:rsid w:val="00DD085A"/>
    <w:rsid w:val="00DE23F0"/>
    <w:rsid w:val="00DE24B7"/>
    <w:rsid w:val="00E133E2"/>
    <w:rsid w:val="00E151B6"/>
    <w:rsid w:val="00E90FE6"/>
    <w:rsid w:val="00ED26B1"/>
    <w:rsid w:val="00EF14C6"/>
    <w:rsid w:val="00F201DD"/>
    <w:rsid w:val="00F41DA3"/>
    <w:rsid w:val="00F53EBD"/>
    <w:rsid w:val="00F703EE"/>
    <w:rsid w:val="00F75BB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travinydomov.itesco.sk/"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hyperlink" Target="https://registermybaby.dia.govt.nz/birth.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footer" Target="footer1.xml"/><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3B726-0C8F-4DC4-ABDD-4809CD4D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13</Pages>
  <Words>1832</Words>
  <Characters>10445</Characters>
  <Application>Microsoft Office Word</Application>
  <DocSecurity>0</DocSecurity>
  <Lines>87</Lines>
  <Paragraphs>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12</cp:revision>
  <cp:lastPrinted>2015-10-04T08:52:00Z</cp:lastPrinted>
  <dcterms:created xsi:type="dcterms:W3CDTF">2015-10-04T08:57:00Z</dcterms:created>
  <dcterms:modified xsi:type="dcterms:W3CDTF">2015-10-18T10:50:00Z</dcterms:modified>
</cp:coreProperties>
</file>